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57E88" w14:textId="25945F4E" w:rsidR="0059727E" w:rsidRDefault="00902FEB" w:rsidP="00902FEB">
      <w:pPr>
        <w:pStyle w:val="a3"/>
      </w:pPr>
      <w:r>
        <w:t>Office lease</w:t>
      </w:r>
    </w:p>
    <w:p w14:paraId="77DC2D36" w14:textId="542F7169" w:rsidR="00902FEB" w:rsidRDefault="00902FEB">
      <w:pPr>
        <w:pStyle w:val="11"/>
        <w:tabs>
          <w:tab w:val="left" w:pos="480"/>
          <w:tab w:val="right" w:leader="dot" w:pos="9345"/>
        </w:tabs>
        <w:rPr>
          <w:noProof/>
        </w:rPr>
      </w:pPr>
      <w:r>
        <w:fldChar w:fldCharType="begin"/>
      </w:r>
      <w:r>
        <w:instrText xml:space="preserve"> TOC \o "1-2"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tab/>
        <w:t>Terms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_Toc243506799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4BF6F78" w14:textId="1FDB60AE" w:rsidR="00902FEB" w:rsidRDefault="00902FEB">
      <w:pPr>
        <w:pStyle w:val="23"/>
        <w:tabs>
          <w:tab w:val="left" w:pos="960"/>
          <w:tab w:val="right" w:leader="dot" w:pos="9345"/>
        </w:tabs>
        <w:rPr>
          <w:noProof/>
        </w:rPr>
      </w:pPr>
      <w:r>
        <w:rPr>
          <w:noProof/>
        </w:rPr>
        <w:t>1.1</w:t>
      </w:r>
      <w:r>
        <w:rPr>
          <w:noProof/>
        </w:rPr>
        <w:tab/>
        <w:t>Rent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_Toc243506800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F243C5D" w14:textId="5590FF26" w:rsidR="00902FEB" w:rsidRDefault="00902FEB">
      <w:pPr>
        <w:pStyle w:val="23"/>
        <w:tabs>
          <w:tab w:val="left" w:pos="960"/>
          <w:tab w:val="right" w:leader="dot" w:pos="9345"/>
        </w:tabs>
        <w:rPr>
          <w:noProof/>
        </w:rPr>
      </w:pPr>
      <w:r>
        <w:rPr>
          <w:noProof/>
        </w:rPr>
        <w:t>1.2</w:t>
      </w:r>
      <w:r>
        <w:rPr>
          <w:noProof/>
        </w:rPr>
        <w:tab/>
        <w:t>Rooms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_Toc243506801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C2C9999" w14:textId="2DC49FEF" w:rsidR="00902FEB" w:rsidRDefault="00902FEB">
      <w:pPr>
        <w:pStyle w:val="11"/>
        <w:tabs>
          <w:tab w:val="left" w:pos="480"/>
          <w:tab w:val="right" w:leader="dot" w:pos="9345"/>
        </w:tabs>
        <w:rPr>
          <w:noProof/>
        </w:rPr>
      </w:pPr>
      <w:r>
        <w:rPr>
          <w:noProof/>
        </w:rPr>
        <w:t>2</w:t>
      </w:r>
      <w:r>
        <w:rPr>
          <w:noProof/>
        </w:rPr>
        <w:tab/>
        <w:t>Условия аренды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_Toc243506802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60D45F2" w14:textId="6C7B1F75" w:rsidR="00902FEB" w:rsidRDefault="00902FEB">
      <w:pPr>
        <w:pStyle w:val="11"/>
        <w:tabs>
          <w:tab w:val="left" w:pos="480"/>
          <w:tab w:val="right" w:leader="dot" w:pos="9345"/>
        </w:tabs>
        <w:rPr>
          <w:noProof/>
        </w:rPr>
      </w:pPr>
      <w:r>
        <w:rPr>
          <w:noProof/>
        </w:rPr>
        <w:t>3</w:t>
      </w:r>
      <w:r>
        <w:rPr>
          <w:noProof/>
        </w:rPr>
        <w:tab/>
        <w:t>Signatures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_Toc243506803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23E7479" w14:textId="164113B5" w:rsidR="00902FEB" w:rsidRDefault="00902FEB" w:rsidP="00902FEB">
      <w:pPr>
        <w:pStyle w:val="1"/>
      </w:pPr>
      <w:r>
        <w:rPr>
          <w:rFonts w:asciiTheme="minorHAnsi" w:eastAsiaTheme="minorHAnsi" w:hAnsiTheme="minorHAnsi" w:cstheme="minorBidi"/>
          <w:color w:val="auto"/>
          <w:sz w:val="22"/>
          <w:szCs w:val="22"/>
        </w:rPr>
        <w:fldChar w:fldCharType="end"/>
      </w:r>
      <w:bookmarkStart w:id="0" w:name="_Toc243506799"/>
      <w:r>
        <w:t>Terms</w:t>
      </w:r>
      <w:bookmarkEnd w:id="0"/>
    </w:p>
    <w:p w14:paraId="5FE7E82C" w14:textId="5EC2C92F" w:rsidR="00902FEB" w:rsidRDefault="00902FEB" w:rsidP="00902FEB">
      <w:r>
        <w:t>The tenant rents the second floor of the warehouse on Harbour Street for storing ceramic tiles and grout.</w:t>
      </w:r>
    </w:p>
    <w:p w14:paraId="11B90622" w14:textId="022CEE71" w:rsidR="00902FEB" w:rsidRDefault="00902FEB" w:rsidP="00902FEB">
      <w:pPr>
        <w:pStyle w:val="2"/>
      </w:pPr>
      <w:bookmarkStart w:id="1" w:name="_Toc243506800"/>
      <w:r>
        <w:t>Rent</w:t>
      </w:r>
      <w:bookmarkEnd w:id="1"/>
    </w:p>
    <w:p w14:paraId="4EF358F3" w14:textId="74FEE156" w:rsidR="00902FEB" w:rsidRDefault="00902FEB" w:rsidP="00902FEB">
      <w:r>
        <w:t xml:space="preserve">The rent is 1250 euros, paid </w:t>
      </w:r>
      <w:del w:id="2" w:author="Автор" w:date="2026-10-21T20:26:00Z" w16du:dateUtc="2026-10-21T23:26:00Z">
        <w:r w:rsidDel="00902FEB">
          <w:delText xml:space="preserve">monthly </w:delText>
        </w:r>
      </w:del>
      <w:ins w:id="3" w:author="Автор" w:date="2026-10-21T20:26:00Z" w16du:dateUtc="2026-10-21T23:26:00Z">
        <w:r>
          <w:t xml:space="preserve">quarterly </w:t>
        </w:r>
      </w:ins>
      <w:r>
        <w:t>by bank transfer</w:t>
      </w:r>
      <w:r>
        <w:rPr>
          <w:rStyle w:val="ae"/>
        </w:rPr>
        <w:footnoteReference w:id="1"/>
      </w:r>
      <w:r>
        <w:t>.</w:t>
      </w:r>
    </w:p>
    <w:p w14:paraId="4C4830ED" w14:textId="0889C4B9" w:rsidR="00902FEB" w:rsidRDefault="00902FEB" w:rsidP="00902FEB">
      <w:pPr>
        <w:pStyle w:val="2"/>
      </w:pPr>
      <w:bookmarkStart w:id="4" w:name="_Toc243506801"/>
      <w:r>
        <w:t>Rooms</w:t>
      </w:r>
      <w:bookmarkEnd w:id="4"/>
    </w:p>
    <w:p w14:paraId="214C8DC3" w14:textId="10E7385A" w:rsidR="00902FEB" w:rsidRDefault="00902FEB" w:rsidP="00902FEB">
      <w:r>
        <w:t>The rooms and their areas: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902FEB" w14:paraId="27E7CB9F" w14:textId="77777777" w:rsidTr="00902FEB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0B3A9505" w14:textId="03AEDE3E" w:rsidR="00902FEB" w:rsidRDefault="00902FEB" w:rsidP="00902FEB">
            <w:r>
              <w:t>Room</w:t>
            </w:r>
          </w:p>
        </w:tc>
        <w:tc>
          <w:tcPr>
            <w:tcW w:w="4678" w:type="dxa"/>
          </w:tcPr>
          <w:p w14:paraId="617385FB" w14:textId="66909D2E" w:rsidR="00902FEB" w:rsidRDefault="00902FEB" w:rsidP="00902FEB">
            <w:r>
              <w:t>Area</w:t>
            </w:r>
          </w:p>
        </w:tc>
      </w:tr>
      <w:tr w:rsidR="00902FEB" w14:paraId="7539DD73" w14:textId="77777777" w:rsidTr="00902FEB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027B59A6" w14:textId="54EAD171" w:rsidR="00902FEB" w:rsidRDefault="00902FEB" w:rsidP="00902FEB">
            <w:r>
              <w:t>Loading bay</w:t>
            </w:r>
          </w:p>
        </w:tc>
        <w:tc>
          <w:tcPr>
            <w:tcW w:w="4678" w:type="dxa"/>
          </w:tcPr>
          <w:p w14:paraId="512AE256" w14:textId="4F71ACD3" w:rsidR="00902FEB" w:rsidRDefault="00902FEB" w:rsidP="00902FEB">
            <w:r>
              <w:t>48 square metres</w:t>
            </w:r>
          </w:p>
        </w:tc>
      </w:tr>
      <w:tr w:rsidR="00902FEB" w14:paraId="6973346B" w14:textId="77777777" w:rsidTr="00902FEB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47F17E50" w14:textId="56FFED26" w:rsidR="00902FEB" w:rsidRDefault="00902FEB" w:rsidP="00902FEB">
            <w:r>
              <w:t>Office</w:t>
            </w:r>
          </w:p>
        </w:tc>
        <w:tc>
          <w:tcPr>
            <w:tcW w:w="4678" w:type="dxa"/>
          </w:tcPr>
          <w:p w14:paraId="16878E85" w14:textId="3339A41F" w:rsidR="00902FEB" w:rsidRDefault="00902FEB" w:rsidP="00902FEB">
            <w:r>
              <w:t>17 square metres</w:t>
            </w:r>
          </w:p>
        </w:tc>
      </w:tr>
    </w:tbl>
    <w:p w14:paraId="06455F3C" w14:textId="455A0085" w:rsidR="00902FEB" w:rsidRDefault="00902FEB" w:rsidP="00902FEB">
      <w:pPr>
        <w:pStyle w:val="1"/>
      </w:pPr>
      <w:bookmarkStart w:id="5" w:name="_Toc243506802"/>
      <w:r>
        <w:t>Условия аренды</w:t>
      </w:r>
      <w:bookmarkEnd w:id="5"/>
    </w:p>
    <w:p w14:paraId="37D72967" w14:textId="545C38D2" w:rsidR="00902FEB" w:rsidRDefault="00902FEB" w:rsidP="00902FEB">
      <w:r>
        <w:t>Арендатор обязуется содержать помещение в чистоте и возвращать ключи от склада управляющему.</w:t>
      </w:r>
    </w:p>
    <w:p w14:paraId="2A61EB48" w14:textId="098BDFA2" w:rsidR="00902FEB" w:rsidRDefault="00902FEB" w:rsidP="00902FEB">
      <w:pPr>
        <w:pStyle w:val="a7"/>
        <w:numPr>
          <w:ilvl w:val="0"/>
          <w:numId w:val="1"/>
        </w:numPr>
      </w:pPr>
      <w:r>
        <w:t>Запрещено курить на складе</w:t>
      </w:r>
    </w:p>
    <w:p w14:paraId="1866EDB3" w14:textId="3FB9A2E0" w:rsidR="00902FEB" w:rsidRDefault="00902FEB" w:rsidP="00902FEB">
      <w:pPr>
        <w:pStyle w:val="a7"/>
        <w:numPr>
          <w:ilvl w:val="0"/>
          <w:numId w:val="1"/>
        </w:numPr>
      </w:pPr>
      <w:r>
        <w:t>Запрещено хранить легковоспламеняющиеся жидкости</w:t>
      </w:r>
    </w:p>
    <w:p w14:paraId="51F4A33D" w14:textId="5A4C087A" w:rsidR="00902FEB" w:rsidRDefault="00902FEB" w:rsidP="00902FEB">
      <w:pPr>
        <w:pStyle w:val="1"/>
      </w:pPr>
      <w:bookmarkStart w:id="6" w:name="_Toc243506803"/>
      <w:r>
        <w:t>Signatures</w:t>
      </w:r>
      <w:bookmarkEnd w:id="6"/>
    </w:p>
    <w:p w14:paraId="15EE62B7" w14:textId="4DE0177C" w:rsidR="00902FEB" w:rsidRDefault="00902FEB" w:rsidP="00902FEB">
      <w:commentRangeStart w:id="7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F1BD60" wp14:editId="285BDBD1">
                <wp:simplePos x="0" y="0"/>
                <wp:positionH relativeFrom="column">
                  <wp:posOffset>2729865</wp:posOffset>
                </wp:positionH>
                <wp:positionV relativeFrom="paragraph">
                  <wp:posOffset>-268605</wp:posOffset>
                </wp:positionV>
                <wp:extent cx="2286000" cy="762000"/>
                <wp:effectExtent l="0" t="0" r="19050" b="19050"/>
                <wp:wrapNone/>
                <wp:docPr id="1392551177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E7F766" w14:textId="670CA5B5" w:rsidR="00902FEB" w:rsidRDefault="00902FEB">
                            <w:r>
                              <w:t>Signed copies are kept by the landlord.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F1BD60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214.95pt;margin-top:-21.15pt;width:180pt;height:6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" filled="f" strokeweight=".5pt">
                <v:fill o:detectmouseclick="t"/>
                <v:textbox>
                  <w:txbxContent>
                    <w:p w14:paraId="78E7F766" w14:textId="670CA5B5" w:rsidR="00902FEB" w:rsidRDefault="00902FEB">
                      <w:r>
                        <w:t>Signed copies are kept by the landlord.</w:t>
                      </w:r>
                    </w:p>
                  </w:txbxContent>
                </v:textbox>
              </v:shape>
            </w:pict>
          </mc:Fallback>
        </mc:AlternateContent>
      </w:r>
      <w:r>
        <w:t>Bot</w:t>
      </w:r>
      <w:commentRangeEnd w:id="7"/>
      <w:r>
        <w:rPr>
          <w:rStyle w:val="af"/>
          <w:sz w:val="22"/>
          <w:szCs w:val="22"/>
        </w:rPr>
        <w:commentReference w:id="7"/>
      </w:r>
      <w:r>
        <w:t>h parties sign two copies of this lease.</w:t>
      </w:r>
    </w:p>
    <w:p w14:paraId="3B8F469B" w14:textId="77777777" w:rsidR="00902FEB" w:rsidRPr="00902FEB" w:rsidRDefault="00902FEB" w:rsidP="00902FEB"/>
    <w:sectPr w:rsidR="00902FEB" w:rsidRPr="00902FE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" w:author="Автор" w:date="2026-10-21T20:26:00Z" w:initials="A">
    <w:p w14:paraId="45A7A97D" w14:textId="34D13E07" w:rsidR="00902FEB" w:rsidRDefault="00902FEB">
      <w:pPr>
        <w:pStyle w:val="af0"/>
      </w:pPr>
      <w:r>
        <w:rPr>
          <w:rStyle w:val="af"/>
        </w:rPr>
        <w:annotationRef/>
      </w:r>
      <w:r>
        <w:t>Check the names before signing.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A7A97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92A84EF" w16cex:dateUtc="2026-10-21T23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A7A97D" w16cid:durableId="192A84E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0D48E" w14:textId="77777777" w:rsidR="00886561" w:rsidRDefault="00886561" w:rsidP="00902FEB">
      <w:pPr>
        <w:spacing w:after="0" w:line="240" w:lineRule="auto"/>
      </w:pPr>
      <w:r>
        <w:separator/>
      </w:r>
    </w:p>
  </w:endnote>
  <w:endnote w:type="continuationSeparator" w:id="0">
    <w:p w14:paraId="7B8E5B0E" w14:textId="77777777" w:rsidR="00886561" w:rsidRDefault="00886561" w:rsidP="00902F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73E81" w14:textId="77777777" w:rsidR="00902FEB" w:rsidRDefault="00902FEB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C5A83" w14:textId="77777777" w:rsidR="00902FEB" w:rsidRDefault="00902FEB">
    <w:pPr>
      <w:pStyle w:val="af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F08F9" w14:textId="77777777" w:rsidR="00902FEB" w:rsidRDefault="00902FE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65E99" w14:textId="77777777" w:rsidR="00886561" w:rsidRDefault="00886561" w:rsidP="00902FEB">
      <w:pPr>
        <w:spacing w:after="0" w:line="240" w:lineRule="auto"/>
      </w:pPr>
      <w:r>
        <w:separator/>
      </w:r>
    </w:p>
  </w:footnote>
  <w:footnote w:type="continuationSeparator" w:id="0">
    <w:p w14:paraId="3C594A97" w14:textId="77777777" w:rsidR="00886561" w:rsidRDefault="00886561" w:rsidP="00902FEB">
      <w:pPr>
        <w:spacing w:after="0" w:line="240" w:lineRule="auto"/>
      </w:pPr>
      <w:r>
        <w:continuationSeparator/>
      </w:r>
    </w:p>
  </w:footnote>
  <w:footnote w:id="1">
    <w:p w14:paraId="45BDE087" w14:textId="713FC141" w:rsidR="00902FEB" w:rsidRPr="00902FEB" w:rsidRDefault="00902FEB">
      <w:pPr>
        <w:pStyle w:val="ac"/>
        <w:rPr>
          <w:lang w:val="en-US"/>
        </w:rPr>
      </w:pPr>
      <w:r>
        <w:rPr>
          <w:rStyle w:val="ae"/>
        </w:rPr>
        <w:footnoteRef/>
      </w:r>
      <w:r>
        <w:t xml:space="preserve"> </w:t>
      </w:r>
      <w:r>
        <w:rPr>
          <w:lang w:val="en-US"/>
        </w:rPr>
        <w:t>Late payment adds a penalty of two percent.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99FC" w14:textId="77777777" w:rsidR="00902FEB" w:rsidRDefault="00902FEB">
    <w:pPr>
      <w:pStyle w:val="a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D5C7F" w14:textId="1DD80A22" w:rsidR="00902FEB" w:rsidRDefault="00902FEB">
    <w:pPr>
      <w:pStyle w:val="af4"/>
    </w:pPr>
    <w:r>
      <w:t>Confidential draft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91F10" w14:textId="77777777" w:rsidR="00902FEB" w:rsidRDefault="00902FEB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E0337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3F43CB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824592625">
    <w:abstractNumId w:val="0"/>
  </w:num>
  <w:num w:numId="2" w16cid:durableId="1993681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FEB"/>
    <w:rsid w:val="0059727E"/>
    <w:rsid w:val="008741FC"/>
    <w:rsid w:val="00886561"/>
    <w:rsid w:val="00902FEB"/>
    <w:rsid w:val="00AE0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60CA4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2FE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02FE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2FEB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2FEB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2FEB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2FEB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2FEB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2FEB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2FEB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2F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02F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2F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2F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2FE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2F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2F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2F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2F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2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2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2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2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2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2F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2F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2F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2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2FE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02FEB"/>
    <w:rPr>
      <w:b/>
      <w:bCs/>
      <w:smallCaps/>
      <w:color w:val="2F5496" w:themeColor="accent1" w:themeShade="BF"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902FEB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902FEB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902FEB"/>
    <w:rPr>
      <w:vertAlign w:val="superscript"/>
    </w:rPr>
  </w:style>
  <w:style w:type="character" w:styleId="af">
    <w:name w:val="annotation reference"/>
    <w:basedOn w:val="a0"/>
    <w:uiPriority w:val="99"/>
    <w:semiHidden/>
    <w:unhideWhenUsed/>
    <w:rsid w:val="00902FEB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902FEB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902FEB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902FEB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902FEB"/>
    <w:rPr>
      <w:b/>
      <w:bCs/>
      <w:sz w:val="20"/>
      <w:szCs w:val="20"/>
    </w:rPr>
  </w:style>
  <w:style w:type="paragraph" w:styleId="af4">
    <w:name w:val="header"/>
    <w:basedOn w:val="a"/>
    <w:link w:val="af5"/>
    <w:uiPriority w:val="99"/>
    <w:unhideWhenUsed/>
    <w:rsid w:val="00902F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902FEB"/>
  </w:style>
  <w:style w:type="paragraph" w:styleId="af6">
    <w:name w:val="footer"/>
    <w:basedOn w:val="a"/>
    <w:link w:val="af7"/>
    <w:uiPriority w:val="99"/>
    <w:unhideWhenUsed/>
    <w:rsid w:val="00902F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902FEB"/>
  </w:style>
  <w:style w:type="paragraph" w:styleId="af8">
    <w:name w:val="Revision"/>
    <w:hidden/>
    <w:uiPriority w:val="99"/>
    <w:semiHidden/>
    <w:rsid w:val="00902FEB"/>
    <w:pPr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902FEB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902FE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 lease, Harbour Street</dc:title>
  <dc:subject/>
  <dc:creator/>
  <cp:keywords/>
  <dc:description/>
  <cp:lastModifiedBy/>
  <cp:revision>1</cp:revision>
  <dcterms:created xsi:type="dcterms:W3CDTF">2026-10-21T23:26:00Z</dcterms:created>
  <dcterms:modified xsi:type="dcterms:W3CDTF">2026-10-21T23:26:00Z</dcterms:modified>
</cp:coreProperties>
</file>